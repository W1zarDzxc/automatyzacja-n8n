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mam już w prawie wykonane zadanie z otrzymaniem sms na maila, przetwarzaniem go prze AI, przeniesieniem  tekstu do html wysyłkę PDF (którego nie mogę zrobić) później oczekiwanie w 3 dni i wysyłka sms czy obejrzał klient ofertę .</w:t>
      </w:r>
      <w:ins w:author="Vlad Shestakov" w:id="0" w:date="2025-11-13T14:12:01Z">
        <w:r w:rsidDel="00000000" w:rsidR="00000000" w:rsidRPr="00000000">
          <w:rPr/>
          <w:drawing>
            <wp:inline distB="114300" distT="114300" distL="114300" distR="114300">
              <wp:extent cx="5731200" cy="30480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